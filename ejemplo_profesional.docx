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 - Corrección Ortotipográfica</w:t>
      </w:r>
    </w:p>
    <w:p>
      <w:del w:id="1" w:author="Antigravity Corrector" w:date="2025-12-21T13:30:03.915176">
        <w:r>
          <w:delText xml:space="preserve">El portavoz declaró: "La situación es 'crítica' según el informe".</w:delText>
        </w:r>
      </w:del>
      <w:ins w:id="2" w:author="Antigravity Corrector" w:date="2025-12-21T13:30:03.915176">
        <w:r>
          <w:t xml:space="preserve">El portavoz declaró: «La situación es 'crítica' según el informe».</w:t>
        </w:r>
      </w:ins>
    </w:p>
    <w:p>
      <w:del w:id="3" w:author="Antigravity Corrector" w:date="2025-12-21T13:30:03.915176">
        <w:r>
          <w:delText xml:space="preserve">- Hola - dijo María.</w:delText>
        </w:r>
      </w:del>
      <w:ins w:id="4" w:author="Antigravity Corrector" w:date="2025-12-21T13:30:03.915176">
        <w:r>
          <w:t xml:space="preserve">—Hola - dijo María.</w:t>
        </w:r>
      </w:ins>
    </w:p>
    <w:p>
      <w:del w:id="5" w:author="Antigravity Corrector" w:date="2025-12-21T13:30:03.915176">
        <w:r>
          <w:delText xml:space="preserve">El crecimiento fue del 25 % en 2024. Costó 1500 € aproximadamente.</w:delText>
        </w:r>
      </w:del>
      <w:ins w:id="6" w:author="Antigravity Corrector" w:date="2025-12-21T13:30:03.915176">
        <w:r>
          <w:t xml:space="preserve">El crecimiento fue del 25 % en 2024. Costó 1500 € aproximadamente.</w:t>
        </w:r>
      </w:ins>
    </w:p>
    <w:p>
      <w:del w:id="7" w:author="Antigravity Corrector" w:date="2025-12-21T13:30:03.915176">
        <w:r>
          <w:delText xml:space="preserve">Como dice el refrán: "a quien madruga, Dios le ayuda".</w:delText>
        </w:r>
      </w:del>
      <w:ins w:id="8" w:author="Antigravity Corrector" w:date="2025-12-21T13:30:03.915176">
        <w:r>
          <w:t xml:space="preserve">Como dice el refrán: «a quien madruga, Dios le ayuda».</w:t>
        </w:r>
      </w:ins>
    </w:p>
    <w:p>
      <w:r>
        <w:t>El niño comio rapidamente porque tenia mucha hambre.</w:t>
      </w:r>
    </w:p>
    <w:p>
      <w:r>
        <w:t>Los estudiante llegó tarde a la clase.</w:t>
      </w:r>
    </w:p>
    <w:p>
      <w:del w:id="9" w:author="Antigravity Corrector" w:date="2025-12-21T13:30:03.915176">
        <w:r>
          <w:delText xml:space="preserve">- No se que hacer - dijo Pedro. "La solucion no es facil".</w:delText>
        </w:r>
      </w:del>
      <w:ins w:id="10" w:author="Antigravity Corrector" w:date="2025-12-21T13:30:03.915176">
        <w:r>
          <w:t xml:space="preserve">—No se que hacer - dijo Pedro. «La solucion no es facil».</w:t>
        </w:r>
      </w:ins>
    </w:p>
    <w:p>
      <w:r>
        <w:t>La distancia es de 10 km y el peso de 5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